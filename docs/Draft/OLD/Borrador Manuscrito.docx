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commentsExtensible+xml" PartName="/word/commentsExtensibl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Ids+xml" PartName="/word/commentsId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276" w:lineRule="auto"/>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Libertarianism and the dismantling of sustainability policy: narratives and state capabilities in Milei’s Argentina</w:t>
      </w:r>
    </w:p>
    <w:p w:rsidR="00000000" w:rsidDel="00000000" w:rsidP="00000000" w:rsidRDefault="00000000" w:rsidRPr="00000000" w14:paraId="00000002">
      <w:pPr>
        <w:numPr>
          <w:ilvl w:val="0"/>
          <w:numId w:val="6"/>
        </w:numPr>
        <w:spacing w:after="240" w:before="240" w:lineRule="auto"/>
        <w:ind w:left="720" w:hanging="360"/>
        <w:rPr>
          <w:b w:val="1"/>
          <w:bCs w:val="1"/>
          <w:u w:val="none"/>
        </w:rPr>
      </w:pPr>
      <w:r w:rsidDel="00000000" w:rsidR="00000000" w:rsidRPr="00000000">
        <w:rPr>
          <w:b w:val="1"/>
          <w:bCs w:val="1"/>
          <w:rtl w:val="0"/>
        </w:rPr>
        <w:t xml:space="preserve">Introduction</w:t>
      </w:r>
    </w:p>
    <w:p w:rsidR="00000000" w:rsidDel="00000000" w:rsidP="00000000" w:rsidRDefault="00000000" w:rsidRPr="00000000" w14:paraId="00000003">
      <w:pPr>
        <w:spacing w:after="240" w:before="240" w:line="276" w:lineRule="auto"/>
        <w:rPr>
          <w:sz w:val="22"/>
          <w:szCs w:val="22"/>
        </w:rPr>
      </w:pPr>
      <w:r w:rsidDel="00000000" w:rsidR="00000000" w:rsidRPr="00000000">
        <w:rPr>
          <w:sz w:val="22"/>
          <w:szCs w:val="22"/>
          <w:rtl w:val="0"/>
        </w:rPr>
        <w:t xml:space="preserve">In recent years, sustainability governance has faced growing political backlash across multiple regions of the world. Climate policy in particular has become increasingly contested amid rising polarization, economic insecurity, geopolitical tensions, and broader crises of democratic legitimacy (references). These backlash dynamics take different forms depending on national political contexts. In some cases, opposition centers on climate skepticism and fossil-fuel interests; in others, sustainability policy is criticized as economically harmful, socially exclusionary, technocratic, or associated with globalist political agendas. More recently, far-right and anti-establishment movements in several countries have increasingly framed environmental regulation, climate governance, and sustainability transitions as threats to national sovereignty, economic freedom, or traditional social orders (references).</w:t>
      </w:r>
    </w:p>
    <w:p w:rsidR="00000000" w:rsidDel="00000000" w:rsidP="00000000" w:rsidRDefault="00000000" w:rsidRPr="00000000" w14:paraId="00000004">
      <w:pPr>
        <w:spacing w:after="240" w:before="240" w:line="276" w:lineRule="auto"/>
        <w:rPr>
          <w:sz w:val="22"/>
          <w:szCs w:val="22"/>
        </w:rPr>
      </w:pPr>
      <w:r w:rsidDel="00000000" w:rsidR="00000000" w:rsidRPr="00000000">
        <w:rPr>
          <w:sz w:val="22"/>
          <w:szCs w:val="22"/>
          <w:rtl w:val="0"/>
        </w:rPr>
        <w:t xml:space="preserve">Argentina under President Javier Milei represents a particularly distinctive case within these broader dynamics. Milei came to power in December 2023 amid severe economic crisis, triple-digit inflation, institutional distrust, and widespread disillusionment with the traditional political establishment. Presenting himself as an anti-system outsider committed to a radical rupture with what he termed “</w:t>
      </w:r>
      <w:r w:rsidDel="00000000" w:rsidR="00000000" w:rsidRPr="00000000">
        <w:rPr>
          <w:i w:val="1"/>
          <w:iCs w:val="1"/>
          <w:sz w:val="22"/>
          <w:szCs w:val="22"/>
          <w:rtl w:val="0"/>
        </w:rPr>
        <w:t xml:space="preserve">la casta” </w:t>
      </w:r>
      <w:r w:rsidDel="00000000" w:rsidR="00000000" w:rsidRPr="00000000">
        <w:rPr>
          <w:sz w:val="22"/>
          <w:szCs w:val="22"/>
          <w:rtl w:val="0"/>
        </w:rPr>
        <w:t xml:space="preserve">(the caste), Milei advanced a political project combining radical market liberalism with an antagonistic and highly personalized political style. Described as a form of “libertarian populism” (Merke, 2026) his discourse portrays the state not as a legitimate mechanism for collective coordination or long-term planning, but as an inherently coercive, inefficient, and predatory actor. Shortly after taking office, his government launched a broad agenda of deregulation, fiscal austerity, institutional restructuring, and public-spending reduction aimed at radically shrinking the role of the state in economic and social life.</w:t>
      </w:r>
    </w:p>
    <w:p w:rsidR="00000000" w:rsidDel="00000000" w:rsidP="00000000" w:rsidRDefault="00000000" w:rsidRPr="00000000" w14:paraId="00000005">
      <w:pPr>
        <w:spacing w:after="240" w:before="240" w:line="276" w:lineRule="auto"/>
        <w:rPr>
          <w:sz w:val="22"/>
          <w:szCs w:val="22"/>
        </w:rPr>
      </w:pPr>
      <w:r w:rsidDel="00000000" w:rsidR="00000000" w:rsidRPr="00000000">
        <w:rPr>
          <w:sz w:val="22"/>
          <w:szCs w:val="22"/>
          <w:rtl w:val="0"/>
        </w:rPr>
        <w:t xml:space="preserve">This libertarian orientation has important implications for sustainability governance. Sustainability transitions depend heavily on long-term public coordination, regulatory institutions, scientific expertise, planning capacities, and international cooperation (References). Yet Milei’s discourse frequently questions the legitimacy not only of state intervention, but also of the epistemic foundations underpinning sustainability governance itself. Climate science, environmental regulation, and multilateral sustainability agendas are often reframed as ideological or bureaucratic instruments that constrain individual freedom and market dynamics. More broadly, institutions and expert bodies are increasingly portrayed not as legitimate sites of mediation and coordination, but as obstacles to be bypassed or dismantled (Merke, 2026). In this context, public scientific institutions become politically vulnerable because they provide knowledge infrastructures and legitimacy for regulatory intervention and collective action.</w:t>
      </w:r>
    </w:p>
    <w:p w:rsidR="00000000" w:rsidDel="00000000" w:rsidP="00000000" w:rsidRDefault="00000000" w:rsidRPr="00000000" w14:paraId="00000006">
      <w:pPr>
        <w:spacing w:after="240" w:before="240" w:line="276" w:lineRule="auto"/>
        <w:rPr>
          <w:sz w:val="22"/>
          <w:szCs w:val="22"/>
        </w:rPr>
      </w:pPr>
      <w:r w:rsidDel="00000000" w:rsidR="00000000" w:rsidRPr="00000000">
        <w:rPr>
          <w:sz w:val="22"/>
          <w:szCs w:val="22"/>
          <w:rtl w:val="0"/>
        </w:rPr>
        <w:t xml:space="preserve">Building on </w:t>
      </w:r>
      <w:r w:rsidDel="00000000" w:rsidR="00000000" w:rsidRPr="00000000">
        <w:rPr>
          <w:sz w:val="22"/>
          <w:szCs w:val="22"/>
          <w:highlight w:val="green"/>
          <w:rtl w:val="0"/>
        </w:rPr>
        <w:t xml:space="preserve">literature on climate-policy backlash, policy dismantling, and state capacity</w:t>
      </w:r>
      <w:r w:rsidDel="00000000" w:rsidR="00000000" w:rsidRPr="00000000">
        <w:rPr>
          <w:sz w:val="22"/>
          <w:szCs w:val="22"/>
          <w:rtl w:val="0"/>
        </w:rPr>
        <w:t xml:space="preserve">, this article examines how libertarian narratives reshape sustainability policy and the public scientific capacities underpinning climate and environmental governance in Argentina. We conceptualize the Milei government as a distinctive form of “anti-statist sustainability backlash”: rather than merely opposing specific environmental regulations, this backlash targets the institutional, regulatory, and epistemic infrastructures required for sustainability transitions. The article asks: How does libertarian discourse justify the dismantling of sustainability policy, and how does this affect state capabilities for governing sustainability transitions in Argentina?</w:t>
      </w:r>
    </w:p>
    <w:p w:rsidR="00000000" w:rsidDel="00000000" w:rsidP="00000000" w:rsidRDefault="00000000" w:rsidRPr="00000000" w14:paraId="00000007">
      <w:pPr>
        <w:spacing w:after="240" w:before="240" w:line="276" w:lineRule="auto"/>
        <w:rPr>
          <w:sz w:val="22"/>
          <w:szCs w:val="22"/>
        </w:rPr>
      </w:pPr>
      <w:r w:rsidDel="00000000" w:rsidR="00000000" w:rsidRPr="00000000">
        <w:rPr>
          <w:sz w:val="22"/>
          <w:szCs w:val="22"/>
          <w:rtl w:val="0"/>
        </w:rPr>
        <w:t xml:space="preserve">To address this question, we analyze the Argentine case from two complementary perspectives. First, we conduct a narrative analysis of official justifications and public communications to identify how sustainability policy, climate governance, and scientific expertise are problematized and reframed. Second, we trace changes in state capabilities by examining institutional reorganizations and policy changes affecting the implementation of sustainability policy and support for public science. Empirically, the article relies on document analysis of presidential speeches, executive decrees, governmental restructuring processes, and key policy decisions in the fields of energy, environment, and science policy.</w:t>
      </w:r>
    </w:p>
    <w:p w:rsidR="00000000" w:rsidDel="00000000" w:rsidP="00000000" w:rsidRDefault="00000000" w:rsidRPr="00000000" w14:paraId="00000008">
      <w:pPr>
        <w:spacing w:after="240" w:before="240" w:line="276" w:lineRule="auto"/>
        <w:rPr/>
      </w:pPr>
      <w:r w:rsidDel="00000000" w:rsidR="00000000" w:rsidRPr="00000000">
        <w:rPr>
          <w:sz w:val="22"/>
          <w:szCs w:val="22"/>
          <w:rtl w:val="0"/>
        </w:rPr>
        <w:t xml:space="preserve">We argue that libertarian governance can generate sustainability-policy retrenchment through a dual mechanism: discursive delegitimization of regulation and expertise, coupled with capability erosion that weakens the state’s ability to design, finance, coordinate, and enforce sustainability policy -even when formal climate commitments remain in place. In doing so, the article contributes to emerging debates on sustainability-policy backlash by showing how libertarian ideas may operationalize policy dismantling through state transformation and institutional hollowing-out rather than primarily through overt authoritarian closure.</w:t>
      </w:r>
      <w:r w:rsidDel="00000000" w:rsidR="00000000" w:rsidRPr="00000000">
        <w:rPr>
          <w:rtl w:val="0"/>
        </w:rPr>
      </w:r>
    </w:p>
    <w:p w:rsidR="00000000" w:rsidDel="00000000" w:rsidP="00000000" w:rsidRDefault="00000000" w:rsidRPr="00000000" w14:paraId="00000009">
      <w:pPr>
        <w:numPr>
          <w:ilvl w:val="0"/>
          <w:numId w:val="6"/>
        </w:numPr>
        <w:spacing w:after="240" w:before="240" w:lineRule="auto"/>
        <w:ind w:left="720" w:hanging="360"/>
        <w:rPr>
          <w:b w:val="1"/>
          <w:bCs w:val="1"/>
          <w:u w:val="none"/>
        </w:rPr>
      </w:pPr>
      <w:r w:rsidDel="00000000" w:rsidR="00000000" w:rsidRPr="00000000">
        <w:rPr>
          <w:b w:val="1"/>
          <w:bCs w:val="1"/>
          <w:rtl w:val="0"/>
        </w:rPr>
        <w:t xml:space="preserve">Marco teórico</w:t>
      </w:r>
    </w:p>
    <w:p w:rsidR="00000000" w:rsidDel="00000000" w:rsidP="00000000" w:rsidRDefault="00000000" w:rsidRPr="00000000" w14:paraId="0000000A">
      <w:pPr>
        <w:spacing w:after="240" w:before="240" w:lineRule="auto"/>
        <w:rPr/>
      </w:pPr>
      <w:r w:rsidDel="00000000" w:rsidR="00000000" w:rsidRPr="00000000">
        <w:rPr>
          <w:rtl w:val="0"/>
        </w:rPr>
        <w:t xml:space="preserve">Climate obstruction research emerged from the recognition that climate inaction is not merely the result of information deficits, institutional inertia, or technical complexity. In many cases, inaction is actively produced through organized efforts to block, delay, weaken, or delegitimize climate and sustainability policy. Early work focused on climate denial and the organized conservative counter-movement, especially in the United States, where think tanks, fossil-fuel interests, contrarian scientists, and sympathetic media actors worked to challenge the scientific consensus and resist regulatory intervention (McCright &amp; Dunlap, 2000; Oreskes &amp; Conway, 2010; Brulle, 2014). The core strategy was not necessarily to disprove climate science, but to keep uncertainty politically alive long after scientific consensus had consolidated, thereby delaying regulation and preserving the status quo.</w:t>
      </w:r>
    </w:p>
    <w:p w:rsidR="00000000" w:rsidDel="00000000" w:rsidP="00000000" w:rsidRDefault="00000000" w:rsidRPr="00000000" w14:paraId="0000000B">
      <w:pPr>
        <w:spacing w:after="240" w:before="240" w:lineRule="auto"/>
        <w:rPr/>
      </w:pPr>
      <w:r w:rsidDel="00000000" w:rsidR="00000000" w:rsidRPr="00000000">
        <w:rPr>
          <w:rtl w:val="0"/>
        </w:rPr>
        <w:t xml:space="preserve">Over time, however, obstruction has moved beyond explicit denial. As the scientific consensus around anthropogenic climate change became harder to contest, opposition increasingly shifted toward more indirect forms of delay, dilution, and policy-specific resistance. Lamb et al. (2020) identify a repertoire of “discourses of climate delay” that acknowledge the existence of climate change while obstructing meaningful action. These discourses include redirecting responsibility, pushing non-transformative solutions, emphasizing the social or economic costs of action, and surrendering to claims that transformative change is impossible. This literature is useful because it shifts attention from whether political actors “believe” in climate change to how they frame the legitimacy, urgency, and feasibility of state-led climate policy.</w:t>
      </w:r>
    </w:p>
    <w:p w:rsidR="00000000" w:rsidDel="00000000" w:rsidP="00000000" w:rsidRDefault="00000000" w:rsidRPr="00000000" w14:paraId="0000000C">
      <w:pPr>
        <w:spacing w:after="240" w:before="240" w:lineRule="auto"/>
        <w:rPr/>
      </w:pPr>
      <w:r w:rsidDel="00000000" w:rsidR="00000000" w:rsidRPr="00000000">
        <w:rPr>
          <w:rtl w:val="0"/>
        </w:rPr>
        <w:t xml:space="preserve">Climate obstruction should therefore be conceptualized as a broad repertoire of discursive and institutional practices. It includes scientific denial, attacks on expertise, regulatory rollback, budget cuts, administrative paralysis, dismantling of monitoring systems, and the reframing of climate policy as economically damaging, ideologically biased, socially illegitimate, or technically unnecessary. Brulle (2014, 2021) conceptualizes obstruction as an organized political process in which economic resources, institutional networks, and cultural narratives are mobilized to prevent or weaken climate action. Obstruction is thus not simply opposition to a particular policy; it is an effort to reshape the conditions under which climate action can be publicly justified, institutionally sustained, and technically implemented.</w:t>
      </w:r>
    </w:p>
    <w:p w:rsidR="00000000" w:rsidDel="00000000" w:rsidP="00000000" w:rsidRDefault="00000000" w:rsidRPr="00000000" w14:paraId="0000000D">
      <w:pPr>
        <w:spacing w:after="240" w:before="240" w:lineRule="auto"/>
        <w:rPr/>
      </w:pPr>
      <w:r w:rsidDel="00000000" w:rsidR="00000000" w:rsidRPr="00000000">
        <w:rPr>
          <w:rtl w:val="0"/>
        </w:rPr>
        <w:t xml:space="preserve">This approach connects directly with the literature on policy dismantling. Bauer, Jordan, Green-Pedersen, and Héritier (2012) define dismantling as a specific form of policy change oriented toward reducing the number, density, intensity, or scope of existing policy arrangements. Unlike non-adoption, dismantling operates on already existing policies, instruments, organizations, or capacities. It may take highly visible forms, such as repealing laws, abolishing agencies, or closing programs, but it may also proceed through less visible mechanisms such as budgetary contraction, administrative weakening, non-enforcement, competence reallocation, or bureaucratic attrition. This distinction is crucial for climate and sustainability policy because formal commitments can remain in place while the capacities required to implement them are progressively eroded.</w:t>
      </w:r>
    </w:p>
    <w:p w:rsidR="00000000" w:rsidDel="00000000" w:rsidP="00000000" w:rsidRDefault="00000000" w:rsidRPr="00000000" w14:paraId="0000000E">
      <w:pPr>
        <w:spacing w:after="240" w:before="240" w:lineRule="auto"/>
        <w:rPr/>
      </w:pPr>
      <w:r w:rsidDel="00000000" w:rsidR="00000000" w:rsidRPr="00000000">
        <w:rPr>
          <w:rtl w:val="0"/>
        </w:rPr>
        <w:t xml:space="preserve">The integration of climate obstruction and policy dismantling allows us to identify a dual mechanism of sustainability-policy retrenchment: discursive delegitimation and material capability erosion. Discursive delegitimation weakens the public and epistemic grounds for state action by portraying climate policy, environmental regulation, or public science as unnecessary, ideological, elitist, inefficient, or coercive. Capability erosion weakens the state’s ability to act by reducing budgets, degrading agencies, lowering institutional rank, disrupting policy instruments, or undermining scientific and technical infrastructures. In this sense, dismantling can operate as an institutionalized form of obstruction: even without formally abandoning international commitments or repealing environmental law, governments can make sustainability policy increasingly unenforceable, underfunded, and administratively hollow.</w:t>
      </w:r>
    </w:p>
    <w:p w:rsidR="00000000" w:rsidDel="00000000" w:rsidP="00000000" w:rsidRDefault="00000000" w:rsidRPr="00000000" w14:paraId="0000000F">
      <w:pPr>
        <w:spacing w:after="240" w:before="240" w:lineRule="auto"/>
        <w:rPr/>
      </w:pPr>
      <w:r w:rsidDel="00000000" w:rsidR="00000000" w:rsidRPr="00000000">
        <w:rPr>
          <w:rtl w:val="0"/>
        </w:rPr>
        <w:t xml:space="preserve">The literature on right-wing populism and climate policy adds a further layer. Right-wing populist actors frequently construct climate and environmental policy as an elite, globalist, technocratic, or anti-popular agenda (Lockwood, 2018; Forchtner, 2019; Huber, 2020). In these cases, climate policy becomes a symbolic target in broader conflicts over sovereignty, national identity, expertise, and the authority of liberal institutions. Studies of European radical-right parties show that opposition to climate policy often combines anti-elitism, nationalism, distrust of scientific expertise, and defense of culturally or economically defined “ordinary people” against green regulation (Forchtner &amp; Kølvraa, 2015; Kulin et al., 2021; Küppers, 2022). Climate backlash is therefore not only a reaction to policy costs; it is also a struggle over who has the authority to define collective problems and legitimate solutions.</w:t>
      </w:r>
    </w:p>
    <w:p w:rsidR="00000000" w:rsidDel="00000000" w:rsidP="00000000" w:rsidRDefault="00000000" w:rsidRPr="00000000" w14:paraId="00000010">
      <w:pPr>
        <w:spacing w:after="240" w:before="240" w:lineRule="auto"/>
        <w:rPr/>
      </w:pPr>
      <w:r w:rsidDel="00000000" w:rsidR="00000000" w:rsidRPr="00000000">
        <w:rPr>
          <w:rtl w:val="0"/>
        </w:rPr>
        <w:t xml:space="preserve">Yet the Argentine case under Milei suggests a configuration that differs from many established cases of right-wing environmental backlash. In cases such as Bolsonaro’s Brazil, environmental rollback was strongly linked to sectoral coalitions around agribusiness, mining, land occupation, and Amazonian development, and was justified through a nationalist-productivist narrative of territorial sovereignty and anti-environmentalist development (Hochstetler, 2021; Viola &amp; Gonçalves, 2022; Pereira &amp; Viola, 2022). In Argentina, by contrast, the emerging libertarian-populist configuration appears less centered on a specific anti-environmental sectoral bloc and more embedded in a general project of state retrenchment. Environmental policy, gender policy, public science, social policy, and regulatory capacities more broadly are targeted as part of a wider critique of the state, public spending, planning, bureaucracy, and expertise.</w:t>
      </w:r>
    </w:p>
    <w:p w:rsidR="00000000" w:rsidDel="00000000" w:rsidP="00000000" w:rsidRDefault="00000000" w:rsidRPr="00000000" w14:paraId="00000011">
      <w:pPr>
        <w:spacing w:after="240" w:before="240" w:lineRule="auto"/>
        <w:rPr/>
      </w:pPr>
      <w:r w:rsidDel="00000000" w:rsidR="00000000" w:rsidRPr="00000000">
        <w:rPr>
          <w:rtl w:val="0"/>
        </w:rPr>
        <w:t xml:space="preserve">Libertarianism introduces a specific mechanism into the obstruction framework: the epistemological delegitimation of state-coordinated action. In classical climate denial, the primary target was climate science. In libertarian-populist governance, the target may shift toward the state’s authority to produce knowledge, plan, regulate, coordinate, and redistribute. The issue is not only whether climate change exists, but whether public institutions have legitimate authority to act upon it. Environmental regulation can then be framed as coercion, bureaucratic privilege, ideological capture, or illegitimate interference in market coordination. This mechanism resonates with scholarship on neoliberal and market-fundamentalist opposition to environmental regulation, where property rights, market primacy, and anti-statism operate as normative foundations for resisting collective environmental action (Jacques, Dunlap, &amp; Freeman, 2008; Mirowski, 2013; Plehwe, 2014).</w:t>
      </w:r>
    </w:p>
    <w:p w:rsidR="00000000" w:rsidDel="00000000" w:rsidP="00000000" w:rsidRDefault="00000000" w:rsidRPr="00000000" w14:paraId="00000012">
      <w:pPr>
        <w:spacing w:after="240" w:before="240" w:lineRule="auto"/>
        <w:rPr/>
      </w:pPr>
      <w:r w:rsidDel="00000000" w:rsidR="00000000" w:rsidRPr="00000000">
        <w:rPr>
          <w:rtl w:val="0"/>
        </w:rPr>
        <w:t xml:space="preserve">This makes state capacity central to the analysis of obstruction. Climate and sustainability governance depend on administrative, regulatory, scientific, and fiscal capacities: producing data, maintaining inventories, monitoring ecosystems, enforcing standards, funding research, coordinating jurisdictions, designing instruments, reporting international commitments, and sustaining expert bureaucracies. Policy instruments do not operate independently from these capacities; their effectiveness depends on organizational resources, administrative knowledge, implementation routines, and political authority (Howlett, 2009; Weaver, 2010; Wu, Ramesh, &amp; Howlett, 2015). Consequently, the dismantling of public science agencies, environmental ministries, monitoring systems, or implementation budgets can have substantive policy effects even when formal legal frameworks remain unchanged.</w:t>
      </w:r>
    </w:p>
    <w:p w:rsidR="00000000" w:rsidDel="00000000" w:rsidP="00000000" w:rsidRDefault="00000000" w:rsidRPr="00000000" w14:paraId="00000013">
      <w:pPr>
        <w:spacing w:after="240" w:before="240" w:lineRule="auto"/>
        <w:rPr/>
      </w:pPr>
      <w:r w:rsidDel="00000000" w:rsidR="00000000" w:rsidRPr="00000000">
        <w:rPr>
          <w:rtl w:val="0"/>
        </w:rPr>
        <w:t xml:space="preserve">The concept of backlash helps situate these dynamics within broader conflicts over social transformation. Climate backlash is not simply disagreement with a particular measure; it is a reaction against transformations perceived as threatening to established interests, identities, hierarchies, or ideological commitments. In some contexts, backlash is driven by visible distributive costs, such as fuel prices, agricultural regulation, or household energy standards (Stokes, 2016; Lockwood, 2018; Colgan, Green, &amp; Hale, 2021). In a libertarian-populist configuration, however, backlash may take a more abstract form: it is directed not only against particular climate policies but against the idea that sustainability requires coordinated public action. The political conflict shifts from “which climate policy is fair or efficient?” to “whether the state should play any role in steering the transition at all.”</w:t>
      </w:r>
    </w:p>
    <w:p w:rsidR="00000000" w:rsidDel="00000000" w:rsidP="00000000" w:rsidRDefault="00000000" w:rsidRPr="00000000" w14:paraId="00000014">
      <w:pPr>
        <w:spacing w:after="240" w:before="240" w:lineRule="auto"/>
        <w:rPr/>
      </w:pPr>
      <w:r w:rsidDel="00000000" w:rsidR="00000000" w:rsidRPr="00000000">
        <w:rPr>
          <w:rtl w:val="0"/>
        </w:rPr>
        <w:t xml:space="preserve">This framework allows us to theorize Milei’s Argentina not simply as a case of environmental rollback, but as a libertarian mode of climate obstruction through state transformation. Its mechanism is not necessarily systematic climate denial or overt authoritarian closure, but the articulation of three processes: first, a narrative that delegitimizes regulation, planning, bureaucracy, and public expertise; second, institutional and budgetary decisions that erode environmental, energy, and scientific capabilities; and third, a widening gap between formal sustainability commitments and the state’s practical ability to implement them. In this sense, the Argentine case extends climate obstruction and backlash research by showing how libertarian ideas can operationalize sustainability-policy dismantling through capability erosion, rather than only through explicit denial, sectoral lobbying, or formal withdrawal from climate commitments.</w:t>
      </w:r>
    </w:p>
    <w:p w:rsidR="00000000" w:rsidDel="00000000" w:rsidP="00000000" w:rsidRDefault="00000000" w:rsidRPr="00000000" w14:paraId="00000015">
      <w:pPr>
        <w:numPr>
          <w:ilvl w:val="0"/>
          <w:numId w:val="6"/>
        </w:numPr>
        <w:ind w:left="720" w:hanging="360"/>
        <w:rPr>
          <w:b w:val="1"/>
          <w:bCs w:val="1"/>
          <w:sz w:val="28"/>
          <w:szCs w:val="28"/>
        </w:rPr>
      </w:pPr>
      <w:r w:rsidDel="00000000" w:rsidR="00000000" w:rsidRPr="00000000">
        <w:rPr>
          <w:b w:val="1"/>
          <w:bCs w:val="1"/>
          <w:sz w:val="28"/>
          <w:szCs w:val="28"/>
          <w:rtl w:val="0"/>
        </w:rPr>
        <w:t xml:space="preserve">Research design </w:t>
      </w:r>
    </w:p>
    <w:p w:rsidR="00000000" w:rsidDel="00000000" w:rsidP="00000000" w:rsidRDefault="00000000" w:rsidRPr="00000000" w14:paraId="00000016">
      <w:pPr>
        <w:rPr>
          <w:b w:val="1"/>
          <w:bCs w:val="1"/>
          <w:sz w:val="28"/>
          <w:szCs w:val="28"/>
        </w:rPr>
      </w:pPr>
      <w:r w:rsidDel="00000000" w:rsidR="00000000" w:rsidRPr="00000000">
        <w:rPr>
          <w:b w:val="1"/>
          <w:bCs w:val="1"/>
          <w:sz w:val="28"/>
          <w:szCs w:val="28"/>
          <w:rtl w:val="0"/>
        </w:rPr>
        <w:t xml:space="preserve">Analytical framework and coding scheme </w:t>
      </w:r>
    </w:p>
    <w:p w:rsidR="00000000" w:rsidDel="00000000" w:rsidP="00000000" w:rsidRDefault="00000000" w:rsidRPr="00000000" w14:paraId="00000017">
      <w:pPr>
        <w:spacing w:after="160" w:line="276"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1. Discursive delegitimization of sustainability governance and public expertise (narrative dimension)</w:t>
      </w:r>
    </w:p>
    <w:p w:rsidR="00000000" w:rsidDel="00000000" w:rsidP="00000000" w:rsidRDefault="00000000" w:rsidRPr="00000000" w14:paraId="00000018">
      <w:pPr>
        <w:spacing w:after="16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This dimension captures how presidential discourses problematize, delegitimize, or reframe the role of the state, sustainability governance, and scientific expertise.</w:t>
      </w:r>
    </w:p>
    <w:p w:rsidR="00000000" w:rsidDel="00000000" w:rsidP="00000000" w:rsidRDefault="00000000" w:rsidRPr="00000000" w14:paraId="00000019">
      <w:pPr>
        <w:spacing w:after="16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1.1 Delegitimization of state intervention and sustainability governance</w:t>
      </w:r>
    </w:p>
    <w:p w:rsidR="00000000" w:rsidDel="00000000" w:rsidP="00000000" w:rsidRDefault="00000000" w:rsidRPr="00000000" w14:paraId="0000001A">
      <w:pPr>
        <w:numPr>
          <w:ilvl w:val="0"/>
          <w:numId w:val="3"/>
        </w:numPr>
        <w:spacing w:after="0" w:afterAutospacing="0" w:before="240" w:line="276" w:lineRule="auto"/>
        <w:ind w:left="720" w:hanging="360"/>
        <w:jc w:val="left"/>
        <w:rPr>
          <w:sz w:val="22"/>
          <w:szCs w:val="22"/>
        </w:rPr>
      </w:pPr>
      <w:r w:rsidDel="00000000" w:rsidR="00000000" w:rsidRPr="00000000">
        <w:rPr>
          <w:rFonts w:ascii="Times New Roman" w:cs="Times New Roman" w:eastAsia="Times New Roman" w:hAnsi="Times New Roman"/>
          <w:sz w:val="22"/>
          <w:szCs w:val="22"/>
          <w:rtl w:val="0"/>
        </w:rPr>
        <w:t xml:space="preserve">Market primacy and free-market solutions</w:t>
      </w:r>
    </w:p>
    <w:p w:rsidR="00000000" w:rsidDel="00000000" w:rsidP="00000000" w:rsidRDefault="00000000" w:rsidRPr="00000000" w14:paraId="0000001B">
      <w:pPr>
        <w:numPr>
          <w:ilvl w:val="0"/>
          <w:numId w:val="3"/>
        </w:numPr>
        <w:spacing w:after="0" w:afterAutospacing="0" w:before="0" w:beforeAutospacing="0" w:line="276" w:lineRule="auto"/>
        <w:ind w:left="720" w:hanging="360"/>
        <w:jc w:val="left"/>
        <w:rPr>
          <w:sz w:val="22"/>
          <w:szCs w:val="22"/>
        </w:rPr>
      </w:pPr>
      <w:r w:rsidDel="00000000" w:rsidR="00000000" w:rsidRPr="00000000">
        <w:rPr>
          <w:rFonts w:ascii="Times New Roman" w:cs="Times New Roman" w:eastAsia="Times New Roman" w:hAnsi="Times New Roman"/>
          <w:sz w:val="22"/>
          <w:szCs w:val="22"/>
          <w:rtl w:val="0"/>
        </w:rPr>
        <w:t xml:space="preserve">Anti-state and anti-bureaucratic rhetoric</w:t>
      </w:r>
    </w:p>
    <w:p w:rsidR="00000000" w:rsidDel="00000000" w:rsidP="00000000" w:rsidRDefault="00000000" w:rsidRPr="00000000" w14:paraId="0000001C">
      <w:pPr>
        <w:numPr>
          <w:ilvl w:val="0"/>
          <w:numId w:val="3"/>
        </w:numPr>
        <w:spacing w:after="0" w:afterAutospacing="0" w:before="0" w:beforeAutospacing="0" w:line="276" w:lineRule="auto"/>
        <w:ind w:left="720" w:hanging="360"/>
        <w:jc w:val="left"/>
        <w:rPr>
          <w:sz w:val="22"/>
          <w:szCs w:val="22"/>
        </w:rPr>
      </w:pPr>
      <w:r w:rsidDel="00000000" w:rsidR="00000000" w:rsidRPr="00000000">
        <w:rPr>
          <w:rFonts w:ascii="Times New Roman" w:cs="Times New Roman" w:eastAsia="Times New Roman" w:hAnsi="Times New Roman"/>
          <w:sz w:val="22"/>
          <w:szCs w:val="22"/>
          <w:rtl w:val="0"/>
        </w:rPr>
        <w:t xml:space="preserve">Anti-elite narratives (“la casta”)</w:t>
      </w:r>
    </w:p>
    <w:p w:rsidR="00000000" w:rsidDel="00000000" w:rsidP="00000000" w:rsidRDefault="00000000" w:rsidRPr="00000000" w14:paraId="0000001D">
      <w:pPr>
        <w:numPr>
          <w:ilvl w:val="0"/>
          <w:numId w:val="3"/>
        </w:numPr>
        <w:spacing w:after="0" w:afterAutospacing="0" w:before="0" w:beforeAutospacing="0" w:line="276" w:lineRule="auto"/>
        <w:ind w:left="720" w:hanging="360"/>
        <w:jc w:val="left"/>
        <w:rPr>
          <w:sz w:val="22"/>
          <w:szCs w:val="22"/>
        </w:rPr>
      </w:pPr>
      <w:r w:rsidDel="00000000" w:rsidR="00000000" w:rsidRPr="00000000">
        <w:rPr>
          <w:rFonts w:ascii="Times New Roman" w:cs="Times New Roman" w:eastAsia="Times New Roman" w:hAnsi="Times New Roman"/>
          <w:sz w:val="22"/>
          <w:szCs w:val="22"/>
          <w:rtl w:val="0"/>
        </w:rPr>
        <w:t xml:space="preserve">Delegitimization of regulation and public coordination</w:t>
      </w:r>
    </w:p>
    <w:p w:rsidR="00000000" w:rsidDel="00000000" w:rsidP="00000000" w:rsidRDefault="00000000" w:rsidRPr="00000000" w14:paraId="0000001E">
      <w:pPr>
        <w:numPr>
          <w:ilvl w:val="0"/>
          <w:numId w:val="3"/>
        </w:numPr>
        <w:spacing w:after="0" w:afterAutospacing="0" w:before="0" w:beforeAutospacing="0" w:line="276" w:lineRule="auto"/>
        <w:ind w:left="720" w:hanging="360"/>
        <w:jc w:val="left"/>
        <w:rPr>
          <w:sz w:val="22"/>
          <w:szCs w:val="22"/>
        </w:rPr>
      </w:pPr>
      <w:r w:rsidDel="00000000" w:rsidR="00000000" w:rsidRPr="00000000">
        <w:rPr>
          <w:rFonts w:ascii="Times New Roman" w:cs="Times New Roman" w:eastAsia="Times New Roman" w:hAnsi="Times New Roman"/>
          <w:sz w:val="22"/>
          <w:szCs w:val="22"/>
          <w:rtl w:val="0"/>
        </w:rPr>
        <w:t xml:space="preserve">Narratives emphasizing the benefits of deregulation</w:t>
      </w:r>
    </w:p>
    <w:p w:rsidR="00000000" w:rsidDel="00000000" w:rsidP="00000000" w:rsidRDefault="00000000" w:rsidRPr="00000000" w14:paraId="0000001F">
      <w:pPr>
        <w:numPr>
          <w:ilvl w:val="0"/>
          <w:numId w:val="3"/>
        </w:numPr>
        <w:spacing w:after="0" w:afterAutospacing="0" w:before="0" w:beforeAutospacing="0" w:line="276" w:lineRule="auto"/>
        <w:ind w:left="720" w:hanging="360"/>
        <w:jc w:val="left"/>
        <w:rPr>
          <w:sz w:val="22"/>
          <w:szCs w:val="22"/>
        </w:rPr>
      </w:pPr>
      <w:r w:rsidDel="00000000" w:rsidR="00000000" w:rsidRPr="00000000">
        <w:rPr>
          <w:rFonts w:ascii="Times New Roman" w:cs="Times New Roman" w:eastAsia="Times New Roman" w:hAnsi="Times New Roman"/>
          <w:sz w:val="22"/>
          <w:szCs w:val="22"/>
          <w:rtl w:val="0"/>
        </w:rPr>
        <w:t xml:space="preserve">Framing sustainability governance as ideological or economically harmful</w:t>
      </w:r>
    </w:p>
    <w:p w:rsidR="00000000" w:rsidDel="00000000" w:rsidP="00000000" w:rsidRDefault="00000000" w:rsidRPr="00000000" w14:paraId="00000020">
      <w:pPr>
        <w:numPr>
          <w:ilvl w:val="0"/>
          <w:numId w:val="3"/>
        </w:numPr>
        <w:spacing w:after="0" w:before="0" w:beforeAutospacing="0" w:line="276" w:lineRule="auto"/>
        <w:ind w:left="720" w:hanging="360"/>
        <w:jc w:val="left"/>
        <w:rPr>
          <w:sz w:val="22"/>
          <w:szCs w:val="22"/>
        </w:rPr>
      </w:pPr>
      <w:r w:rsidDel="00000000" w:rsidR="00000000" w:rsidRPr="00000000">
        <w:rPr>
          <w:rFonts w:ascii="Times New Roman" w:cs="Times New Roman" w:eastAsia="Times New Roman" w:hAnsi="Times New Roman"/>
          <w:sz w:val="22"/>
          <w:szCs w:val="22"/>
          <w:rtl w:val="0"/>
        </w:rPr>
        <w:t xml:space="preserve">Rejection of multilateral environmental governance.</w:t>
      </w:r>
    </w:p>
    <w:p w:rsidR="00000000" w:rsidDel="00000000" w:rsidP="00000000" w:rsidRDefault="00000000" w:rsidRPr="00000000" w14:paraId="00000021">
      <w:pPr>
        <w:spacing w:after="0" w:before="240" w:line="276" w:lineRule="auto"/>
        <w:ind w:left="720" w:firstLine="0"/>
        <w:jc w:val="left"/>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22">
      <w:pPr>
        <w:spacing w:after="16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1.2 Delegitimization of public science and expertise</w:t>
      </w:r>
    </w:p>
    <w:p w:rsidR="00000000" w:rsidDel="00000000" w:rsidP="00000000" w:rsidRDefault="00000000" w:rsidRPr="00000000" w14:paraId="00000023">
      <w:pPr>
        <w:numPr>
          <w:ilvl w:val="0"/>
          <w:numId w:val="2"/>
        </w:numPr>
        <w:spacing w:after="0" w:afterAutospacing="0" w:before="240" w:line="276" w:lineRule="auto"/>
        <w:ind w:left="720" w:hanging="360"/>
        <w:jc w:val="left"/>
        <w:rPr>
          <w:sz w:val="22"/>
          <w:szCs w:val="22"/>
        </w:rPr>
      </w:pPr>
      <w:r w:rsidDel="00000000" w:rsidR="00000000" w:rsidRPr="00000000">
        <w:rPr>
          <w:rFonts w:ascii="Times New Roman" w:cs="Times New Roman" w:eastAsia="Times New Roman" w:hAnsi="Times New Roman"/>
          <w:sz w:val="22"/>
          <w:szCs w:val="22"/>
          <w:rtl w:val="0"/>
        </w:rPr>
        <w:t xml:space="preserve">Criticism of public research institutions</w:t>
      </w:r>
    </w:p>
    <w:p w:rsidR="00000000" w:rsidDel="00000000" w:rsidP="00000000" w:rsidRDefault="00000000" w:rsidRPr="00000000" w14:paraId="00000024">
      <w:pPr>
        <w:numPr>
          <w:ilvl w:val="0"/>
          <w:numId w:val="2"/>
        </w:numPr>
        <w:spacing w:after="0" w:afterAutospacing="0" w:before="0" w:beforeAutospacing="0" w:line="276" w:lineRule="auto"/>
        <w:ind w:left="720" w:hanging="360"/>
        <w:jc w:val="left"/>
        <w:rPr>
          <w:sz w:val="22"/>
          <w:szCs w:val="22"/>
        </w:rPr>
      </w:pPr>
      <w:r w:rsidDel="00000000" w:rsidR="00000000" w:rsidRPr="00000000">
        <w:rPr>
          <w:rFonts w:ascii="Times New Roman" w:cs="Times New Roman" w:eastAsia="Times New Roman" w:hAnsi="Times New Roman"/>
          <w:sz w:val="22"/>
          <w:szCs w:val="22"/>
          <w:rtl w:val="0"/>
        </w:rPr>
        <w:t xml:space="preserve">Criticism of universities and academic sectors</w:t>
      </w:r>
    </w:p>
    <w:p w:rsidR="00000000" w:rsidDel="00000000" w:rsidP="00000000" w:rsidRDefault="00000000" w:rsidRPr="00000000" w14:paraId="00000025">
      <w:pPr>
        <w:numPr>
          <w:ilvl w:val="0"/>
          <w:numId w:val="2"/>
        </w:numPr>
        <w:spacing w:after="0" w:afterAutospacing="0" w:before="0" w:beforeAutospacing="0" w:line="276" w:lineRule="auto"/>
        <w:ind w:left="720" w:hanging="360"/>
        <w:jc w:val="left"/>
        <w:rPr>
          <w:sz w:val="22"/>
          <w:szCs w:val="22"/>
        </w:rPr>
      </w:pPr>
      <w:r w:rsidDel="00000000" w:rsidR="00000000" w:rsidRPr="00000000">
        <w:rPr>
          <w:rFonts w:ascii="Times New Roman" w:cs="Times New Roman" w:eastAsia="Times New Roman" w:hAnsi="Times New Roman"/>
          <w:sz w:val="22"/>
          <w:szCs w:val="22"/>
          <w:rtl w:val="0"/>
        </w:rPr>
        <w:t xml:space="preserve">Attacks on experts and technocratic elites</w:t>
      </w:r>
    </w:p>
    <w:p w:rsidR="00000000" w:rsidDel="00000000" w:rsidP="00000000" w:rsidRDefault="00000000" w:rsidRPr="00000000" w14:paraId="00000026">
      <w:pPr>
        <w:numPr>
          <w:ilvl w:val="0"/>
          <w:numId w:val="2"/>
        </w:numPr>
        <w:spacing w:after="0" w:afterAutospacing="0" w:before="0" w:beforeAutospacing="0" w:line="276" w:lineRule="auto"/>
        <w:ind w:left="720" w:hanging="360"/>
        <w:jc w:val="left"/>
        <w:rPr>
          <w:sz w:val="22"/>
          <w:szCs w:val="22"/>
        </w:rPr>
      </w:pPr>
      <w:r w:rsidDel="00000000" w:rsidR="00000000" w:rsidRPr="00000000">
        <w:rPr>
          <w:rFonts w:ascii="Times New Roman" w:cs="Times New Roman" w:eastAsia="Times New Roman" w:hAnsi="Times New Roman"/>
          <w:sz w:val="22"/>
          <w:szCs w:val="22"/>
          <w:rtl w:val="0"/>
        </w:rPr>
        <w:t xml:space="preserve">Climate skepticism and dismissal of environmental science</w:t>
      </w:r>
    </w:p>
    <w:p w:rsidR="00000000" w:rsidDel="00000000" w:rsidP="00000000" w:rsidRDefault="00000000" w:rsidRPr="00000000" w14:paraId="00000027">
      <w:pPr>
        <w:numPr>
          <w:ilvl w:val="0"/>
          <w:numId w:val="2"/>
        </w:numPr>
        <w:spacing w:after="0" w:afterAutospacing="0" w:before="0" w:beforeAutospacing="0" w:line="276" w:lineRule="auto"/>
        <w:ind w:left="720" w:hanging="360"/>
        <w:jc w:val="left"/>
        <w:rPr>
          <w:sz w:val="22"/>
          <w:szCs w:val="22"/>
        </w:rPr>
      </w:pPr>
      <w:r w:rsidDel="00000000" w:rsidR="00000000" w:rsidRPr="00000000">
        <w:rPr>
          <w:rFonts w:ascii="Times New Roman" w:cs="Times New Roman" w:eastAsia="Times New Roman" w:hAnsi="Times New Roman"/>
          <w:sz w:val="22"/>
          <w:szCs w:val="22"/>
          <w:rtl w:val="0"/>
        </w:rPr>
        <w:t xml:space="preserve">References to “pseudo-science” or ideological science</w:t>
      </w:r>
    </w:p>
    <w:p w:rsidR="00000000" w:rsidDel="00000000" w:rsidP="00000000" w:rsidRDefault="00000000" w:rsidRPr="00000000" w14:paraId="00000028">
      <w:pPr>
        <w:numPr>
          <w:ilvl w:val="0"/>
          <w:numId w:val="2"/>
        </w:numPr>
        <w:spacing w:after="0" w:afterAutospacing="0" w:before="0" w:beforeAutospacing="0" w:line="276" w:lineRule="auto"/>
        <w:ind w:left="720" w:hanging="360"/>
        <w:jc w:val="left"/>
        <w:rPr>
          <w:sz w:val="22"/>
          <w:szCs w:val="22"/>
        </w:rPr>
      </w:pPr>
      <w:r w:rsidDel="00000000" w:rsidR="00000000" w:rsidRPr="00000000">
        <w:rPr>
          <w:rFonts w:ascii="Times New Roman" w:cs="Times New Roman" w:eastAsia="Times New Roman" w:hAnsi="Times New Roman"/>
          <w:sz w:val="22"/>
          <w:szCs w:val="22"/>
          <w:rtl w:val="0"/>
        </w:rPr>
        <w:t xml:space="preserve">Delegitimization of scientific and professional institutions</w:t>
      </w:r>
    </w:p>
    <w:p w:rsidR="00000000" w:rsidDel="00000000" w:rsidP="00000000" w:rsidRDefault="00000000" w:rsidRPr="00000000" w14:paraId="00000029">
      <w:pPr>
        <w:numPr>
          <w:ilvl w:val="0"/>
          <w:numId w:val="2"/>
        </w:numPr>
        <w:spacing w:after="0" w:before="0" w:beforeAutospacing="0" w:line="276" w:lineRule="auto"/>
        <w:ind w:left="720" w:hanging="360"/>
        <w:jc w:val="left"/>
        <w:rPr>
          <w:sz w:val="22"/>
          <w:szCs w:val="22"/>
        </w:rPr>
      </w:pPr>
      <w:r w:rsidDel="00000000" w:rsidR="00000000" w:rsidRPr="00000000">
        <w:rPr>
          <w:rFonts w:ascii="Times New Roman" w:cs="Times New Roman" w:eastAsia="Times New Roman" w:hAnsi="Times New Roman"/>
          <w:sz w:val="22"/>
          <w:szCs w:val="22"/>
          <w:rtl w:val="0"/>
        </w:rPr>
        <w:t xml:space="preserve">Rejection of expert mediation in policymaking</w:t>
      </w:r>
    </w:p>
    <w:p w:rsidR="00000000" w:rsidDel="00000000" w:rsidP="00000000" w:rsidRDefault="00000000" w:rsidRPr="00000000" w14:paraId="0000002A">
      <w:pPr>
        <w:spacing w:after="0" w:before="240" w:line="276" w:lineRule="auto"/>
        <w:ind w:left="0" w:firstLine="0"/>
        <w:jc w:val="left"/>
        <w:rPr>
          <w:rFonts w:ascii="Times New Roman" w:cs="Times New Roman" w:eastAsia="Times New Roman" w:hAnsi="Times New Roman"/>
          <w:sz w:val="22"/>
          <w:szCs w:val="22"/>
        </w:rPr>
        <w:pPrChange w:author="Elisabeth Möhle" w:id="0" w:date="2026-05-22T16:39:53Z">
          <w:pPr>
            <w:spacing w:after="0" w:before="240" w:line="276" w:lineRule="auto"/>
            <w:ind w:left="720" w:firstLine="0"/>
            <w:jc w:val="left"/>
          </w:pPr>
        </w:pPrChange>
      </w:pPr>
      <w:ins w:author="Elisabeth Möhle" w:id="0" w:date="2026-05-22T16:39:55Z">
        <w:commentRangeStart w:id="0"/>
        <w:r w:rsidDel="00000000" w:rsidR="00000000" w:rsidRPr="00000000">
          <w:rPr>
            <w:rFonts w:ascii="Times New Roman" w:cs="Times New Roman" w:eastAsia="Times New Roman" w:hAnsi="Times New Roman"/>
            <w:sz w:val="22"/>
            <w:szCs w:val="22"/>
            <w:rtl w:val="0"/>
          </w:rPr>
          <w:t xml:space="preserve">1.3 Woke backlash</w:t>
        </w:r>
      </w:ins>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2B">
      <w:pPr>
        <w:spacing w:after="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w:t>
      </w:r>
    </w:p>
    <w:p w:rsidR="00000000" w:rsidDel="00000000" w:rsidP="00000000" w:rsidRDefault="00000000" w:rsidRPr="00000000" w14:paraId="0000002C">
      <w:pPr>
        <w:spacing w:after="160" w:line="276"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2. Erosion of state capabilities for sustainability governance (material-institutional dimension)</w:t>
      </w:r>
    </w:p>
    <w:p w:rsidR="00000000" w:rsidDel="00000000" w:rsidP="00000000" w:rsidRDefault="00000000" w:rsidRPr="00000000" w14:paraId="0000002D">
      <w:pPr>
        <w:spacing w:after="16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This dimension captures institutional and material changes affecting the state’s capacity to design, coordinate, implement, finance, monitor, and enforce sustainability policy.</w:t>
      </w:r>
    </w:p>
    <w:p w:rsidR="00000000" w:rsidDel="00000000" w:rsidP="00000000" w:rsidRDefault="00000000" w:rsidRPr="00000000" w14:paraId="0000002E">
      <w:pPr>
        <w:spacing w:after="16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2.1 Budgetary retrenchment</w:t>
      </w:r>
    </w:p>
    <w:p w:rsidR="00000000" w:rsidDel="00000000" w:rsidP="00000000" w:rsidRDefault="00000000" w:rsidRPr="00000000" w14:paraId="0000002F">
      <w:pPr>
        <w:numPr>
          <w:ilvl w:val="0"/>
          <w:numId w:val="5"/>
        </w:numPr>
        <w:spacing w:after="0" w:afterAutospacing="0" w:before="240" w:line="276" w:lineRule="auto"/>
        <w:ind w:left="720" w:hanging="360"/>
        <w:jc w:val="left"/>
        <w:rPr>
          <w:sz w:val="22"/>
          <w:szCs w:val="22"/>
        </w:rPr>
      </w:pPr>
      <w:r w:rsidDel="00000000" w:rsidR="00000000" w:rsidRPr="00000000">
        <w:rPr>
          <w:rFonts w:ascii="Times New Roman" w:cs="Times New Roman" w:eastAsia="Times New Roman" w:hAnsi="Times New Roman"/>
          <w:sz w:val="22"/>
          <w:szCs w:val="22"/>
          <w:rtl w:val="0"/>
        </w:rPr>
        <w:t xml:space="preserve">Budget cuts affecting the scientific institutions</w:t>
      </w:r>
    </w:p>
    <w:p w:rsidR="00000000" w:rsidDel="00000000" w:rsidP="00000000" w:rsidRDefault="00000000" w:rsidRPr="00000000" w14:paraId="00000030">
      <w:pPr>
        <w:numPr>
          <w:ilvl w:val="0"/>
          <w:numId w:val="5"/>
        </w:numPr>
        <w:spacing w:after="0" w:afterAutospacing="0" w:before="0" w:beforeAutospacing="0" w:line="276" w:lineRule="auto"/>
        <w:ind w:left="720" w:hanging="360"/>
        <w:jc w:val="left"/>
        <w:rPr>
          <w:sz w:val="22"/>
          <w:szCs w:val="22"/>
        </w:rPr>
      </w:pPr>
      <w:r w:rsidDel="00000000" w:rsidR="00000000" w:rsidRPr="00000000">
        <w:rPr>
          <w:rFonts w:ascii="Times New Roman" w:cs="Times New Roman" w:eastAsia="Times New Roman" w:hAnsi="Times New Roman"/>
          <w:sz w:val="22"/>
          <w:szCs w:val="22"/>
          <w:rtl w:val="0"/>
        </w:rPr>
        <w:t xml:space="preserve">Budget cuts affecting environmental institutions</w:t>
      </w:r>
    </w:p>
    <w:p w:rsidR="00000000" w:rsidDel="00000000" w:rsidP="00000000" w:rsidRDefault="00000000" w:rsidRPr="00000000" w14:paraId="00000031">
      <w:pPr>
        <w:numPr>
          <w:ilvl w:val="0"/>
          <w:numId w:val="5"/>
        </w:numPr>
        <w:spacing w:after="0" w:afterAutospacing="0" w:before="0" w:beforeAutospacing="0" w:line="276" w:lineRule="auto"/>
        <w:ind w:left="720" w:hanging="360"/>
        <w:jc w:val="left"/>
        <w:rPr>
          <w:sz w:val="22"/>
          <w:szCs w:val="22"/>
        </w:rPr>
      </w:pPr>
      <w:r w:rsidDel="00000000" w:rsidR="00000000" w:rsidRPr="00000000">
        <w:rPr>
          <w:rFonts w:ascii="Times New Roman" w:cs="Times New Roman" w:eastAsia="Times New Roman" w:hAnsi="Times New Roman"/>
          <w:sz w:val="22"/>
          <w:szCs w:val="22"/>
          <w:rtl w:val="0"/>
        </w:rPr>
        <w:t xml:space="preserve">Reductions in climate- and sustainability-related programs</w:t>
      </w:r>
    </w:p>
    <w:p w:rsidR="00000000" w:rsidDel="00000000" w:rsidP="00000000" w:rsidRDefault="00000000" w:rsidRPr="00000000" w14:paraId="00000032">
      <w:pPr>
        <w:numPr>
          <w:ilvl w:val="0"/>
          <w:numId w:val="5"/>
        </w:numPr>
        <w:spacing w:after="0" w:before="0" w:beforeAutospacing="0" w:line="276" w:lineRule="auto"/>
        <w:ind w:left="720" w:hanging="360"/>
        <w:jc w:val="left"/>
        <w:rPr>
          <w:sz w:val="22"/>
          <w:szCs w:val="22"/>
        </w:rPr>
      </w:pPr>
      <w:r w:rsidDel="00000000" w:rsidR="00000000" w:rsidRPr="00000000">
        <w:rPr>
          <w:rFonts w:ascii="Times New Roman" w:cs="Times New Roman" w:eastAsia="Times New Roman" w:hAnsi="Times New Roman"/>
          <w:sz w:val="22"/>
          <w:szCs w:val="22"/>
          <w:rtl w:val="0"/>
        </w:rPr>
        <w:t xml:space="preserve">Funding reductions for public universities </w:t>
      </w:r>
    </w:p>
    <w:p w:rsidR="00000000" w:rsidDel="00000000" w:rsidP="00000000" w:rsidRDefault="00000000" w:rsidRPr="00000000" w14:paraId="00000033">
      <w:pPr>
        <w:spacing w:after="0" w:before="240" w:line="276" w:lineRule="auto"/>
        <w:ind w:left="720" w:firstLine="0"/>
        <w:jc w:val="left"/>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34">
      <w:pPr>
        <w:spacing w:after="16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2.2 Institutional downgrading and administrative restructuring</w:t>
      </w:r>
    </w:p>
    <w:p w:rsidR="00000000" w:rsidDel="00000000" w:rsidP="00000000" w:rsidRDefault="00000000" w:rsidRPr="00000000" w14:paraId="00000035">
      <w:pPr>
        <w:numPr>
          <w:ilvl w:val="0"/>
          <w:numId w:val="4"/>
        </w:numPr>
        <w:spacing w:after="0" w:afterAutospacing="0" w:before="240" w:line="276" w:lineRule="auto"/>
        <w:ind w:left="720" w:hanging="360"/>
        <w:jc w:val="left"/>
        <w:rPr>
          <w:sz w:val="22"/>
          <w:szCs w:val="22"/>
        </w:rPr>
      </w:pPr>
      <w:r w:rsidDel="00000000" w:rsidR="00000000" w:rsidRPr="00000000">
        <w:rPr>
          <w:rFonts w:ascii="Times New Roman" w:cs="Times New Roman" w:eastAsia="Times New Roman" w:hAnsi="Times New Roman"/>
          <w:sz w:val="22"/>
          <w:szCs w:val="22"/>
          <w:rtl w:val="0"/>
        </w:rPr>
        <w:t xml:space="preserve">Reorganization or downgrading of ministries and secretariats</w:t>
      </w:r>
    </w:p>
    <w:p w:rsidR="00000000" w:rsidDel="00000000" w:rsidP="00000000" w:rsidRDefault="00000000" w:rsidRPr="00000000" w14:paraId="00000036">
      <w:pPr>
        <w:numPr>
          <w:ilvl w:val="0"/>
          <w:numId w:val="4"/>
        </w:numPr>
        <w:spacing w:after="0" w:afterAutospacing="0" w:before="0" w:beforeAutospacing="0" w:line="276" w:lineRule="auto"/>
        <w:ind w:left="720" w:hanging="360"/>
        <w:jc w:val="left"/>
        <w:rPr>
          <w:sz w:val="22"/>
          <w:szCs w:val="22"/>
        </w:rPr>
      </w:pPr>
      <w:r w:rsidDel="00000000" w:rsidR="00000000" w:rsidRPr="00000000">
        <w:rPr>
          <w:rFonts w:ascii="Times New Roman" w:cs="Times New Roman" w:eastAsia="Times New Roman" w:hAnsi="Times New Roman"/>
          <w:sz w:val="22"/>
          <w:szCs w:val="22"/>
          <w:rtl w:val="0"/>
        </w:rPr>
        <w:t xml:space="preserve">Elimination or merger of agencies</w:t>
      </w:r>
    </w:p>
    <w:p w:rsidR="00000000" w:rsidDel="00000000" w:rsidP="00000000" w:rsidRDefault="00000000" w:rsidRPr="00000000" w14:paraId="00000037">
      <w:pPr>
        <w:numPr>
          <w:ilvl w:val="0"/>
          <w:numId w:val="4"/>
        </w:numPr>
        <w:spacing w:after="0" w:afterAutospacing="0" w:before="0" w:beforeAutospacing="0" w:line="276" w:lineRule="auto"/>
        <w:ind w:left="720" w:hanging="360"/>
        <w:jc w:val="left"/>
        <w:rPr>
          <w:sz w:val="22"/>
          <w:szCs w:val="22"/>
        </w:rPr>
      </w:pPr>
      <w:r w:rsidDel="00000000" w:rsidR="00000000" w:rsidRPr="00000000">
        <w:rPr>
          <w:rFonts w:ascii="Times New Roman" w:cs="Times New Roman" w:eastAsia="Times New Roman" w:hAnsi="Times New Roman"/>
          <w:sz w:val="22"/>
          <w:szCs w:val="22"/>
          <w:rtl w:val="0"/>
        </w:rPr>
        <w:t xml:space="preserve">Changes in regulatory institutions</w:t>
      </w:r>
    </w:p>
    <w:p w:rsidR="00000000" w:rsidDel="00000000" w:rsidP="00000000" w:rsidRDefault="00000000" w:rsidRPr="00000000" w14:paraId="00000038">
      <w:pPr>
        <w:numPr>
          <w:ilvl w:val="0"/>
          <w:numId w:val="4"/>
        </w:numPr>
        <w:spacing w:after="0" w:before="0" w:beforeAutospacing="0" w:line="276" w:lineRule="auto"/>
        <w:ind w:left="720" w:hanging="360"/>
        <w:jc w:val="left"/>
        <w:rPr>
          <w:sz w:val="22"/>
          <w:szCs w:val="22"/>
        </w:rPr>
      </w:pPr>
      <w:r w:rsidDel="00000000" w:rsidR="00000000" w:rsidRPr="00000000">
        <w:rPr>
          <w:rFonts w:ascii="Times New Roman" w:cs="Times New Roman" w:eastAsia="Times New Roman" w:hAnsi="Times New Roman"/>
          <w:sz w:val="22"/>
          <w:szCs w:val="22"/>
          <w:rtl w:val="0"/>
        </w:rPr>
        <w:t xml:space="preserve">Staffing reductions and administrative hollowing-out</w:t>
      </w:r>
    </w:p>
    <w:p w:rsidR="00000000" w:rsidDel="00000000" w:rsidP="00000000" w:rsidRDefault="00000000" w:rsidRPr="00000000" w14:paraId="00000039">
      <w:pPr>
        <w:spacing w:after="0" w:before="240" w:line="276" w:lineRule="auto"/>
        <w:ind w:left="720" w:firstLine="0"/>
        <w:jc w:val="left"/>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3A">
      <w:pPr>
        <w:spacing w:after="16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2.3 Sustainability-policy dismantling</w:t>
      </w:r>
    </w:p>
    <w:p w:rsidR="00000000" w:rsidDel="00000000" w:rsidP="00000000" w:rsidRDefault="00000000" w:rsidRPr="00000000" w14:paraId="0000003B">
      <w:pPr>
        <w:numPr>
          <w:ilvl w:val="0"/>
          <w:numId w:val="1"/>
        </w:numPr>
        <w:spacing w:after="0" w:afterAutospacing="0" w:before="240" w:line="276" w:lineRule="auto"/>
        <w:ind w:left="720" w:hanging="360"/>
        <w:jc w:val="left"/>
        <w:rPr>
          <w:sz w:val="22"/>
          <w:szCs w:val="22"/>
        </w:rPr>
      </w:pPr>
      <w:r w:rsidDel="00000000" w:rsidR="00000000" w:rsidRPr="00000000">
        <w:rPr>
          <w:rFonts w:ascii="Times New Roman" w:cs="Times New Roman" w:eastAsia="Times New Roman" w:hAnsi="Times New Roman"/>
          <w:sz w:val="22"/>
          <w:szCs w:val="22"/>
          <w:rtl w:val="0"/>
        </w:rPr>
        <w:t xml:space="preserve">Changes in climate targets and international commitments</w:t>
      </w:r>
    </w:p>
    <w:p w:rsidR="00000000" w:rsidDel="00000000" w:rsidP="00000000" w:rsidRDefault="00000000" w:rsidRPr="00000000" w14:paraId="0000003C">
      <w:pPr>
        <w:numPr>
          <w:ilvl w:val="0"/>
          <w:numId w:val="1"/>
        </w:numPr>
        <w:spacing w:after="0" w:afterAutospacing="0" w:before="0" w:beforeAutospacing="0" w:line="276" w:lineRule="auto"/>
        <w:ind w:left="720" w:hanging="360"/>
        <w:jc w:val="left"/>
        <w:rPr>
          <w:sz w:val="22"/>
          <w:szCs w:val="22"/>
        </w:rPr>
      </w:pPr>
      <w:r w:rsidDel="00000000" w:rsidR="00000000" w:rsidRPr="00000000">
        <w:rPr>
          <w:rFonts w:ascii="Times New Roman" w:cs="Times New Roman" w:eastAsia="Times New Roman" w:hAnsi="Times New Roman"/>
          <w:sz w:val="22"/>
          <w:szCs w:val="22"/>
          <w:rtl w:val="0"/>
        </w:rPr>
        <w:t xml:space="preserve">Withdrawal from sustainability-related international initiatives</w:t>
      </w:r>
    </w:p>
    <w:p w:rsidR="00000000" w:rsidDel="00000000" w:rsidP="00000000" w:rsidRDefault="00000000" w:rsidRPr="00000000" w14:paraId="0000003D">
      <w:pPr>
        <w:numPr>
          <w:ilvl w:val="0"/>
          <w:numId w:val="1"/>
        </w:numPr>
        <w:spacing w:after="0" w:afterAutospacing="0" w:before="0" w:beforeAutospacing="0" w:line="276" w:lineRule="auto"/>
        <w:ind w:left="720" w:hanging="360"/>
        <w:jc w:val="left"/>
        <w:rPr>
          <w:sz w:val="22"/>
          <w:szCs w:val="22"/>
        </w:rPr>
      </w:pPr>
      <w:r w:rsidDel="00000000" w:rsidR="00000000" w:rsidRPr="00000000">
        <w:rPr>
          <w:rFonts w:ascii="Times New Roman" w:cs="Times New Roman" w:eastAsia="Times New Roman" w:hAnsi="Times New Roman"/>
          <w:sz w:val="22"/>
          <w:szCs w:val="22"/>
          <w:rtl w:val="0"/>
        </w:rPr>
        <w:t xml:space="preserve">Changes in key policy instruments</w:t>
      </w:r>
    </w:p>
    <w:p w:rsidR="00000000" w:rsidDel="00000000" w:rsidP="00000000" w:rsidRDefault="00000000" w:rsidRPr="00000000" w14:paraId="0000003E">
      <w:pPr>
        <w:numPr>
          <w:ilvl w:val="0"/>
          <w:numId w:val="1"/>
        </w:numPr>
        <w:spacing w:after="0" w:afterAutospacing="0" w:before="0" w:beforeAutospacing="0" w:line="276" w:lineRule="auto"/>
        <w:ind w:left="720" w:hanging="360"/>
        <w:jc w:val="left"/>
        <w:rPr>
          <w:sz w:val="22"/>
          <w:szCs w:val="22"/>
        </w:rPr>
      </w:pPr>
      <w:r w:rsidDel="00000000" w:rsidR="00000000" w:rsidRPr="00000000">
        <w:rPr>
          <w:rFonts w:ascii="Times New Roman" w:cs="Times New Roman" w:eastAsia="Times New Roman" w:hAnsi="Times New Roman"/>
          <w:sz w:val="22"/>
          <w:szCs w:val="22"/>
          <w:rtl w:val="0"/>
        </w:rPr>
        <w:t xml:space="preserve">Deregulation affecting environmental protection</w:t>
      </w:r>
    </w:p>
    <w:p w:rsidR="00000000" w:rsidDel="00000000" w:rsidP="00000000" w:rsidRDefault="00000000" w:rsidRPr="00000000" w14:paraId="0000003F">
      <w:pPr>
        <w:numPr>
          <w:ilvl w:val="0"/>
          <w:numId w:val="1"/>
        </w:numPr>
        <w:spacing w:after="0" w:afterAutospacing="0" w:before="0" w:beforeAutospacing="0" w:line="276" w:lineRule="auto"/>
        <w:ind w:left="720" w:hanging="360"/>
        <w:jc w:val="left"/>
        <w:rPr>
          <w:sz w:val="22"/>
          <w:szCs w:val="22"/>
        </w:rPr>
      </w:pPr>
      <w:r w:rsidDel="00000000" w:rsidR="00000000" w:rsidRPr="00000000">
        <w:rPr>
          <w:rFonts w:ascii="Times New Roman" w:cs="Times New Roman" w:eastAsia="Times New Roman" w:hAnsi="Times New Roman"/>
          <w:sz w:val="22"/>
          <w:szCs w:val="22"/>
          <w:rtl w:val="0"/>
        </w:rPr>
        <w:t xml:space="preserve">Weakening or dismantling of environmental regulations</w:t>
      </w:r>
    </w:p>
    <w:p w:rsidR="00000000" w:rsidDel="00000000" w:rsidP="00000000" w:rsidRDefault="00000000" w:rsidRPr="00000000" w14:paraId="00000040">
      <w:pPr>
        <w:numPr>
          <w:ilvl w:val="0"/>
          <w:numId w:val="1"/>
        </w:numPr>
        <w:spacing w:after="0" w:before="0" w:beforeAutospacing="0" w:line="276" w:lineRule="auto"/>
        <w:ind w:left="720" w:hanging="360"/>
        <w:jc w:val="left"/>
        <w:rPr>
          <w:sz w:val="22"/>
          <w:szCs w:val="22"/>
        </w:rPr>
      </w:pPr>
      <w:r w:rsidDel="00000000" w:rsidR="00000000" w:rsidRPr="00000000">
        <w:rPr>
          <w:rFonts w:ascii="Times New Roman" w:cs="Times New Roman" w:eastAsia="Times New Roman" w:hAnsi="Times New Roman"/>
          <w:sz w:val="22"/>
          <w:szCs w:val="22"/>
          <w:rtl w:val="0"/>
        </w:rPr>
        <w:t xml:space="preserve">Reduced implementation or enforcement of existing policies.</w:t>
      </w:r>
    </w:p>
    <w:p w:rsidR="00000000" w:rsidDel="00000000" w:rsidP="00000000" w:rsidRDefault="00000000" w:rsidRPr="00000000" w14:paraId="00000041">
      <w:pPr>
        <w:rPr>
          <w:b w:val="1"/>
          <w:bCs w:val="1"/>
          <w:sz w:val="28"/>
          <w:szCs w:val="28"/>
        </w:rPr>
      </w:pPr>
      <w:r w:rsidDel="00000000" w:rsidR="00000000" w:rsidRPr="00000000">
        <w:rPr>
          <w:rtl w:val="0"/>
        </w:rPr>
      </w:r>
    </w:p>
    <w:sectPr>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Juan Ignacio Arroyo" w:id="0" w:date="2026-05-22T16:41:36Z">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Cultural backlash</w:t>
      </w: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Neo-marxism</w:t>
      </w: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Wokeism</w:t>
      </w: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- 2030 agenda</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45" w15:done="0"/>
</w15:commentsEx>
</file>

<file path=word/commentsExtensible.xml><?xml version="1.0" encoding="utf-8"?>
<w16cex:commentsExtensible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6cex:commentExtensible w16cex:durableId="00000001" w16cex:dateUtc="2026-05-22T16:41:36Z"/>
</w16cex:commentsExtensible>
</file>

<file path=word/commentsIds.xml><?xml version="1.0" encoding="utf-8"?>
<w16cid:commentsId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6cid:commentId w16cid:paraId="00000045" w16cid:durableId="00000001"/>
</w16cid:commentsId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s"/>
      </w:rPr>
    </w:rPrDefault>
    <w:pPrDefault>
      <w:pPr>
        <w:spacing w:after="60"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120" w:before="240" w:lineRule="auto"/>
    </w:pPr>
    <w:rPr>
      <w:rFonts w:ascii="Calibri" w:cs="Calibri" w:eastAsia="Calibri" w:hAnsi="Calibri"/>
      <w:b w:val="1"/>
      <w:bCs w:val="1"/>
      <w:smallCaps w:val="1"/>
    </w:rPr>
  </w:style>
  <w:style w:type="paragraph" w:styleId="Heading2">
    <w:name w:val="heading 2"/>
    <w:basedOn w:val="Normal"/>
    <w:next w:val="Normal"/>
    <w:pPr>
      <w:keepNext w:val="1"/>
      <w:spacing w:before="240" w:lineRule="auto"/>
    </w:pPr>
    <w:rPr>
      <w:rFonts w:ascii="Arial" w:cs="Arial" w:eastAsia="Arial" w:hAnsi="Arial"/>
      <w:b w:val="1"/>
      <w:bCs w:val="1"/>
      <w:i w:val="1"/>
      <w:iCs w:val="1"/>
      <w:sz w:val="28"/>
      <w:szCs w:val="28"/>
    </w:rPr>
  </w:style>
  <w:style w:type="paragraph" w:styleId="Heading3">
    <w:name w:val="heading 3"/>
    <w:basedOn w:val="Normal"/>
    <w:next w:val="Normal"/>
    <w:pPr>
      <w:keepNext w:val="1"/>
      <w:spacing w:before="240" w:lineRule="auto"/>
    </w:pPr>
    <w:rPr>
      <w:rFonts w:ascii="Calibri" w:cs="Calibri" w:eastAsia="Calibri" w:hAnsi="Calibri"/>
      <w:b w:val="1"/>
      <w:bCs w:val="1"/>
    </w:rPr>
  </w:style>
  <w:style w:type="paragraph" w:styleId="Heading4">
    <w:name w:val="heading 4"/>
    <w:basedOn w:val="Normal"/>
    <w:next w:val="Normal"/>
    <w:pPr>
      <w:keepNext w:val="1"/>
      <w:spacing w:after="0" w:lineRule="auto"/>
      <w:jc w:val="center"/>
    </w:pPr>
    <w:rPr>
      <w:rFonts w:ascii="Times New Roman" w:cs="Times New Roman" w:eastAsia="Times New Roman" w:hAnsi="Times New Roman"/>
      <w:b w:val="1"/>
      <w:bCs w:val="1"/>
      <w:sz w:val="44"/>
      <w:szCs w:val="44"/>
    </w:rPr>
  </w:style>
  <w:style w:type="paragraph" w:styleId="Heading5">
    <w:name w:val="heading 5"/>
    <w:basedOn w:val="Normal"/>
    <w:next w:val="Normal"/>
    <w:pPr>
      <w:keepNext w:val="1"/>
      <w:spacing w:after="0" w:lineRule="auto"/>
      <w:jc w:val="right"/>
    </w:pPr>
    <w:rPr>
      <w:rFonts w:ascii="Times New Roman" w:cs="Times New Roman" w:eastAsia="Times New Roman" w:hAnsi="Times New Roman"/>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microsoft.com/office/2016/09/relationships/commentsIds" Target="commentsIds.xml"/><Relationship Id="rId5" Type="http://schemas.openxmlformats.org/officeDocument/2006/relationships/numbering" Target="numbering.xml"/><Relationship Id="rId6" Type="http://schemas.openxmlformats.org/officeDocument/2006/relationships/styles" Target="styles.xml"/><Relationship Id="rId7" Type="http://schemas.microsoft.com/office/2011/relationships/commentsExtended" Target="commentsExtended.xml"/><Relationship Id="rId8"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